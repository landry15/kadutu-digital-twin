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DC4F" w14:textId="77777777" w:rsidR="00731B8F" w:rsidRPr="00EC065D" w:rsidRDefault="00000000">
      <w:pPr>
        <w:pStyle w:val="Titre1"/>
        <w:rPr>
          <w:lang w:val="fr-FR"/>
        </w:rPr>
      </w:pPr>
      <w:r w:rsidRPr="00EC065D">
        <w:rPr>
          <w:lang w:val="fr-FR"/>
        </w:rPr>
        <w:t>INTRODUCTION</w:t>
      </w:r>
    </w:p>
    <w:p w14:paraId="67AE9BB6" w14:textId="77777777" w:rsidR="00731B8F" w:rsidRPr="00EC065D" w:rsidRDefault="00000000">
      <w:pPr>
        <w:pStyle w:val="Titre2"/>
        <w:rPr>
          <w:lang w:val="fr-FR"/>
        </w:rPr>
      </w:pPr>
      <w:r w:rsidRPr="00EC065D">
        <w:rPr>
          <w:lang w:val="fr-FR"/>
        </w:rPr>
        <w:t xml:space="preserve">0.1     </w:t>
      </w:r>
      <w:commentRangeStart w:id="0"/>
      <w:r w:rsidRPr="00EC065D">
        <w:rPr>
          <w:lang w:val="fr-FR"/>
        </w:rPr>
        <w:t>CONTEXTE GÉNÉRAL DE L'ÉTUDE</w:t>
      </w:r>
    </w:p>
    <w:p w14:paraId="30988D3A" w14:textId="77777777" w:rsidR="00731B8F" w:rsidRPr="00EC065D" w:rsidRDefault="00000000">
      <w:pPr>
        <w:spacing w:after="120"/>
        <w:ind w:firstLine="567"/>
        <w:jc w:val="both"/>
        <w:rPr>
          <w:lang w:val="fr-FR"/>
        </w:rPr>
      </w:pPr>
      <w:r w:rsidRPr="00EC065D">
        <w:rPr>
          <w:lang w:val="fr-FR"/>
        </w:rPr>
        <w:t>Selon le rapport conjoint de l'Organisation mondiale de la Santé (OMS) et du Fonds des Nations Unies pour l'enfance (UNICEF), publié dans le cadre du Joint Monitoring Programme (JMP), près de 2,2 milliards de personnes dans le monde ne disposaient pas, en 2022, d'un service d'eau potable géré en toute sécurité, tandis que 703 millions de personnes ne bénéficiaient même pas d'un service de base d'approvisionnement en eau potable [1]. Ces statistiques démontrent que, malgré les progrès enregistrés au cours des dernières décennies, l'accès universel à une eau potable de qualité demeure un défi majeur pour la communauté internationale et constitue l'un des objectifs prioritaires de l'Objectif de Développement Durable n°6 (ODD 6), qui vise à garantir l'accès de tous à l'eau potable et à l'assainissement d'ici 2030 [2]. L'eau potable représente l'une des ressources naturelles les plus essentielles à la survie humaine et au développement des sociétés modernes. Elle joue un rôle fondamental non seulement dans la consommation domestique, mais également dans les domaines de la santé publique, de l'agriculture, de l'industrie, de l'assainissement et du développement économique. Depuis plusieurs décennies, la communauté internationale considère l'accès à l'eau potable comme un facteur déterminant de la qualité de vie et un indicateur majeur du niveau de développement d'une nation. La disponibilité d'une eau potable sûre et accessible contribue directement à la réduction des maladies hydriques, à l'amélioration des conditions sanitaires et au renforcement du bien-être social des populations. En raison de cette importance capitale, les institutions internationales ont progressivement reconnu l'accès à l'eau potable comme un droit humain fondamental nécessitant une gestion durable et efficace des infrastructures hydrauliques [3]. Malgré son importance, l'accès à l'eau potable demeure un défi majeur dans plusieurs régions du monde, particulièrement dans les pays en développement. La croissance démographique rapide, l'urbanisation non planifiée, les changements climatiques, la vétusté des infrastructures ainsi que l'insuffisance des investissements dans les systèmes hydrauliques aggravent les difficultés liées à la distribution de l'eau potable. Selon les rapports de l'Organisation mondiale de la Santé (OMS), du Programme conjoint OMS/UNICEF (JMP) et de la Banque mondiale, plusieurs millions de personnes continuent de faire face à un accès limité ou irrégulier à une eau potable sécurisée. Le rapport JMP 2023 indique notamment que 2,2 milliards de personnes ne disposent toujours pas d'un service d'eau potable géré en toute sécurité, tandis que la Banque mondiale souligne que les insuffisances des infrastructures hydrauliques et les faibles performances des services d'eau entraînent chaque année d'importantes pertes économiques dans les pays à revenu faible et intermédiaire [1], [4], [5]. Les interruptions fréquentes des services, les pertes importantes d'eau causées par les fuites dans les réseaux de distribution et le manque de surveillance</w:t>
      </w:r>
    </w:p>
    <w:p w14:paraId="676ECA6D" w14:textId="77777777" w:rsidR="00731B8F" w:rsidRPr="00EC065D" w:rsidRDefault="00000000">
      <w:pPr>
        <w:spacing w:after="120"/>
        <w:ind w:firstLine="567"/>
        <w:jc w:val="both"/>
        <w:rPr>
          <w:lang w:val="fr-FR"/>
        </w:rPr>
      </w:pPr>
      <w:r w:rsidRPr="00EC065D">
        <w:rPr>
          <w:lang w:val="fr-FR"/>
        </w:rPr>
        <w:t xml:space="preserve">efficace constituent autant de défis techniques et organisationnels auxquels les gestionnaires des réseaux hydrauliques doivent faire face. Dans les infrastructures modernes de </w:t>
      </w:r>
      <w:r w:rsidRPr="00EC065D">
        <w:rPr>
          <w:lang w:val="fr-FR"/>
        </w:rPr>
        <w:lastRenderedPageBreak/>
        <w:t>distribution d'eau, la problématique des pertes techniques demeure particulièrement préoccupante. Les réseaux de distribution traditionnels souffrent souvent d'un manque de mécanismes intelligents permettant une surveillance en temps réel des paramètres essentiels tels que la pression, le débit, la qualité de l'eau ou encore l'état des conduites. Cette insuffisance réduit considérablement la capacité des opérateurs à détecter rapidement les anomalies, à prévoir les pannes ou à optimiser les opérations de maintenance. Ainsi, de nombreuses villes enregistrent des volumes importants d'eau non facturée, résultant principalement des fuites invisibles, des ruptures de conduites et des inefficacités opérationnelles. L'eau non facturée (Non-Revenue Water – NRW) désigne, selon l'International Water Association (IWA), la différence entre le volume d'eau introduit dans le réseau de distribution et le volume effectivement facturé aux consommateurs. Elle comprend les pertes réelles (fuites sur les conduites et les réservoirs), les pertes apparentes (fraudes, erreurs de comptage) ainsi que les consommations autorisées mais non facturées. Cet indicateur est aujourd'hui largement utilisé pour évaluer la performance technique et économique des réseaux d'eau potable [6]. Dans ce contexte, la modernisation des systèmes de gestion de l'eau apparaît aujourd'hui comme une nécessité incontournable afin d'améliorer la performance des réseaux et d'assurer une meilleure continuité des services. Par ailleurs, les progrès technologiques observés au cours des dernières décennies ouvrent de nouvelles perspectives pour la gestion intelligente des infrastructures urbaines. L'intégration des technologies numériques, notamment l'Internet des objets (Internet of Things – IoT), qui permet la collecte automatique des données grâce à des capteurs connectés, les systèmes cyber-physiques (Cyber-Physical Systems – CPS), qui assurent l'interaction entre les équipements physiques et les systèmes informatiques, les technologies Big Data, destinées au stockage et à l'analyse de grands volumes de données, ainsi que l'intelligence artificielle (IA), capable d'exploiter ces données afin de détecter des anomalies, prédire des défaillances et assister la prise de décision, permet désormais d'améliorer considérablement la surveillance et l'optimisation des systèmes complexes. Ces innovations technologiques rendent possible la collecte en temps réel des données opérationnelles, leur traitement automatisé ainsi que la génération de prédictions utiles à la prise de décision. Dans le domaine de la gestion de l'eau, ces technologies contribuent progressivement à transformer les réseaux conventionnels en infrastructures intelligentes capables de réagir rapidement face aux anomalies et de s'adapter aux variations de la demande. Ces différents concepts seront développés de manière approfondie dans la revue de littérature du présent mémoire [7]. Parmi les innovations technologiques les plus prometteuses figure le concept de jumeau numérique (Digital Twin), qui consiste à créer une représentation virtuelle dynamique d'un système physique réel à partir de données collectées en continu. Introduit par Michael Grieves dans le domaine de la gestion du cycle de vie des produits (Product Lifecycle Management –</w:t>
      </w:r>
    </w:p>
    <w:p w14:paraId="2058A811" w14:textId="77777777" w:rsidR="00731B8F" w:rsidRPr="00EC065D" w:rsidRDefault="00000000">
      <w:pPr>
        <w:spacing w:after="120"/>
        <w:ind w:firstLine="567"/>
        <w:jc w:val="both"/>
        <w:rPr>
          <w:lang w:val="fr-FR"/>
        </w:rPr>
      </w:pPr>
      <w:r w:rsidRPr="00EC065D">
        <w:rPr>
          <w:lang w:val="fr-FR"/>
        </w:rPr>
        <w:t xml:space="preserve">PLM), le concept de jumeau numérique est aujourd'hui considéré comme l'une des technologies les plus prometteuses de l'industrie 4.0 et des villes intelligentes [8]. Cette technologie permet de simuler le comportement d'un réseau, d'évaluer différents scénarios de fonctionnement, d'anticiper les dysfonctionnements et de proposer des solutions optimales avant </w:t>
      </w:r>
      <w:r w:rsidRPr="00EC065D">
        <w:rPr>
          <w:lang w:val="fr-FR"/>
        </w:rPr>
        <w:lastRenderedPageBreak/>
        <w:t>même qu'un problème ne survienne. Couplé à l'intelligence artificielle, le jumeau numérique devient un outil stratégique permettant non seulement de surveiller les infrastructures en temps réel, mais aussi d'effectuer des analyses prédictives capables d'optimiser la maintenance et les performances globales d'un réseau [9]. Son utilisation dans le domaine de la gestion de l'eau représente aujourd'hui une avancée majeure vers des villes intelligentes (Smart Cities) plus résilientes et plus efficaces.</w:t>
      </w:r>
    </w:p>
    <w:p w14:paraId="0434604F" w14:textId="77777777" w:rsidR="00731B8F" w:rsidRPr="00EC065D" w:rsidRDefault="00000000">
      <w:pPr>
        <w:pStyle w:val="Titre2"/>
        <w:rPr>
          <w:lang w:val="fr-FR"/>
        </w:rPr>
      </w:pPr>
      <w:r w:rsidRPr="00EC065D">
        <w:rPr>
          <w:lang w:val="fr-FR"/>
        </w:rPr>
        <w:t>0.2     PROBLÉMATIQUE</w:t>
      </w:r>
    </w:p>
    <w:p w14:paraId="685F58CA" w14:textId="77777777" w:rsidR="00731B8F" w:rsidRPr="00EC065D" w:rsidRDefault="00000000">
      <w:pPr>
        <w:spacing w:after="120"/>
        <w:ind w:firstLine="567"/>
        <w:jc w:val="both"/>
        <w:rPr>
          <w:lang w:val="fr-FR"/>
        </w:rPr>
      </w:pPr>
      <w:r w:rsidRPr="00EC065D">
        <w:rPr>
          <w:lang w:val="fr-FR"/>
        </w:rPr>
        <w:t>L'accès à l'eau potable constitue l'un des principaux défis de développement auxquels sont confrontées plusieurs villes des pays en développement, particulièrement en Afrique subsaharienne. Selon le Programme commun OMS/UNICEF (JMP), l'Afrique subsaharienne demeure la région où la proportion de populations ne bénéficiant pas d'un service d'eau potable géré en toute sécurité est la plus élevée au monde. Des métropoles telles que Kinshasa (République Démocratique du Congo), Lagos (Nigéria), Nairobi (Kenya) ou encore Dakar (Sénégal) font face à une croissance démographique rapide qui exerce une pression considérable sur les infrastructures hydrauliques existantes [1], [10]. Bien que cette ressource soit essentielle à la santé publique, au bien-être social et au développement économique, les infrastructures de distribution d'eau demeurent souvent confrontées à de nombreuses insuffisances techniques, organisationnelles et technologiques. Dans plusieurs centres urbains, les systèmes de distribution d'eau sont caractérisés par une croissance insuffisamment maîtrisée des infrastructures, un vieillissement progressif des conduites, une maintenance essentiellement corrective ainsi qu'une faible capacité de surveillance continue du réseau [11]. Cette situation affecte considérablement l'efficacité des services de distribution d'eau et expose les populations à des difficultés récurrentes d'approvisionnement. En République Démocratique du Congo, et particulièrement dans les centres urbains à forte croissance démographique, les réseaux de distribution d'eau potable subissent une pression croissante résultant de l'augmentation rapide de la population, de l'expansion urbaine désordonnée et des contraintes liées à la modernisation des infrastructures publiques. Malgré les efforts fournis par les structures de gestion d'eau potable, plusieurs villes continuent à faire face à des interruptions fréquentes du service, à une distribution irrégulière de l'eau, à des pertes importantes causées par les fuites invisibles ainsi qu'à des difficultés de maintenance des infrastructures existantes [12]. Les rapports publiés par la REGIDESO, le Ministère des Ressources Hydrauliques et Électricité ainsi que le Programme des Nations Unies pour le Développement (PNUD-RDC) soulignent que les besoins en investissements dans les infrastructures hydrauliques demeurent importants afin d'améliorer durablement le taux</w:t>
      </w:r>
    </w:p>
    <w:p w14:paraId="2CDE3006" w14:textId="77777777" w:rsidR="00731B8F" w:rsidRPr="00EC065D" w:rsidRDefault="00000000">
      <w:pPr>
        <w:spacing w:after="120"/>
        <w:ind w:firstLine="567"/>
        <w:jc w:val="both"/>
        <w:rPr>
          <w:lang w:val="fr-FR"/>
        </w:rPr>
      </w:pPr>
      <w:r w:rsidRPr="00EC065D">
        <w:rPr>
          <w:lang w:val="fr-FR"/>
        </w:rPr>
        <w:t xml:space="preserve">de desserte en eau potable et la qualité du service dans les principaux centres urbains du pays [13], [14], [15]. La ville de Bukavu n'échappe pas à cette réalité. Avec l'accroissement continu de la population, l'extension rapide des quartiers périphériques et l'augmentation progressive des besoins en eau potable, le réseau de distribution existant se retrouve confronté à des défis majeurs de performance et de gestion. Plusieurs ménages connaissent régulièrement </w:t>
      </w:r>
      <w:r w:rsidRPr="00EC065D">
        <w:rPr>
          <w:lang w:val="fr-FR"/>
        </w:rPr>
        <w:lastRenderedPageBreak/>
        <w:t>des perturbations dans l'approvisionnement en eau, tandis que certaines zones demeurent insuffisamment desservies. À cela s'ajoutent les difficultés liées à la détection rapide des anomalies techniques telles que les baisses de pression, les ruptures de conduites, les fuites non détectées ou encore les dysfonctionnements des équipements de pompage. Ces problèmes occasionnent non seulement des pertes importantes d'eau, mais aussi une augmentation des coûts d'exploitation et une réduction de la qualité du service offert à la population [16]. Selon les données publiées par la REGIDESO Sud-</w:t>
      </w:r>
      <w:commentRangeStart w:id="1"/>
      <w:r w:rsidRPr="00EC065D">
        <w:rPr>
          <w:lang w:val="fr-FR"/>
        </w:rPr>
        <w:t>Kivu</w:t>
      </w:r>
      <w:commentRangeEnd w:id="1"/>
      <w:r w:rsidR="00EC065D" w:rsidRPr="00EC065D">
        <w:rPr>
          <w:rStyle w:val="Marquedecommentaire"/>
          <w:sz w:val="24"/>
          <w:szCs w:val="22"/>
          <w:lang w:val="fr-FR"/>
        </w:rPr>
        <w:commentReference w:id="1"/>
      </w:r>
      <w:r w:rsidRPr="00EC065D">
        <w:rPr>
          <w:lang w:val="fr-FR"/>
        </w:rPr>
        <w:t>, complétées par les observations réalisées lors de la phase exploratoire de cette étude, certains quartiers de la commune de Kadutu connaissent des interruptions récurrentes de la desserte en eau potable, particulièrement durant les périodes de forte demande. Bien que les données détaillées sur le volume réel des pertes ou le taux exact de desserte restent limitées, ces constats mettent en évidence la nécessité de disposer d'outils permettant une surveillance plus efficace du réseau et une meilleure anticipation des défaillances. De plus, les méthodes conventionnelles de gestion du réseau d'eau reposent encore largement sur des interventions manuelles, des inspections périodiques et des approches réactives de maintenance. Dans ce modèle traditionnel, les équipes techniques interviennent souvent après l'apparition visible d'une panne ou d'une anomalie, ce qui entraîne des retards d'intervention et accentue les pertes techniques. En outre, l'absence de systèmes avancés de surveillance en temps réel limite fortement la capacité des gestionnaires à anticiper les dysfonctionnements ou à prendre des décisions optimales concernant l'exploitation du réseau [6]. Cette situation met en évidence les limites des approches classiques face à la complexité croissante des systèmes urbains modernes. Dans ce contexte, plusieurs travaux scientifiques montrent que l'intégration des technologies numériques, notamment l'Internet des objets (IoT), l'intelligence artificielle et le jumeau numérique (Digital Twin), constitue aujourd'hui une approche prometteuse pour améliorer la gestion des infrastructures hydrauliques. Des expériences menées en Europe et en Asie ont démontré que ces technologies permettent d'assurer une surveillance en temps réel des réseaux, de détecter plus rapidement les anomalies, de prévoir certaines défaillances et d'optimiser les opérations de maintenance [9], [17]. En Afrique subsaharienne, quelques initiatives commencent également à émerger. Par exemple, des travaux portant sur les réseaux d'eau intelligents au Kenya, en Afrique du Sud et au Rwanda ont exploré l'utilisation de capteurs connectés, de plateformes IoT et d'algorithmes d'analyse de données pour améliorer la gestion des services d'eau, même si l'utilisation complète du concept de jumeau numérique demeure</w:t>
      </w:r>
    </w:p>
    <w:p w14:paraId="62E52C92" w14:textId="77777777" w:rsidR="00731B8F" w:rsidRPr="00EC065D" w:rsidRDefault="00000000">
      <w:pPr>
        <w:spacing w:after="120"/>
        <w:ind w:firstLine="567"/>
        <w:jc w:val="both"/>
        <w:rPr>
          <w:lang w:val="fr-FR"/>
        </w:rPr>
      </w:pPr>
      <w:r w:rsidRPr="00EC065D">
        <w:rPr>
          <w:lang w:val="fr-FR"/>
        </w:rPr>
        <w:t xml:space="preserve">encore limitée [18], [19]. En République Démocratique du Congo, et plus particulièrement dans la ville de Bukavu, l'application de ces technologies reste encore embryonnaire, ce qui met en évidence une réelle opportunité de recherche. C'est dans cette perspective que la présente étude envisage d'explorer le potentiel d'un jumeau numérique intégrant des techniques d'intelligence artificielle afin de contribuer à l'optimisation du déploiement, de la surveillance et de la maintenance du réseau de fourniture d'eau potable de </w:t>
      </w:r>
      <w:commentRangeStart w:id="2"/>
      <w:r w:rsidRPr="00EC065D">
        <w:rPr>
          <w:lang w:val="fr-FR"/>
        </w:rPr>
        <w:t>la</w:t>
      </w:r>
      <w:commentRangeEnd w:id="2"/>
      <w:r w:rsidR="00EC065D" w:rsidRPr="00EC065D">
        <w:rPr>
          <w:rStyle w:val="Marquedecommentaire"/>
          <w:sz w:val="24"/>
          <w:szCs w:val="22"/>
          <w:lang w:val="fr-FR"/>
        </w:rPr>
        <w:commentReference w:id="2"/>
      </w:r>
      <w:r w:rsidRPr="00EC065D">
        <w:rPr>
          <w:lang w:val="fr-FR"/>
        </w:rPr>
        <w:t xml:space="preserve"> commune de Kadutu. Dès lors, la présente étude cherche à répondre à la question fondamentale suivante : Comment la conception et le développement d'un jumeau numérique intégrant l'intelligence artificielle </w:t>
      </w:r>
      <w:r w:rsidRPr="00EC065D">
        <w:rPr>
          <w:lang w:val="fr-FR"/>
        </w:rPr>
        <w:lastRenderedPageBreak/>
        <w:t>peuvent-ils contribuer à optimiser le déploiement, la surveillance et la maintenance du réseau de fourniture d'eau potable de la commune de Kadutu ?</w:t>
      </w:r>
      <w:commentRangeEnd w:id="0"/>
      <w:r w:rsidR="00EC065D" w:rsidRPr="00EC065D">
        <w:rPr>
          <w:rStyle w:val="Marquedecommentaire"/>
          <w:sz w:val="24"/>
          <w:szCs w:val="22"/>
          <w:lang w:val="fr-FR"/>
        </w:rPr>
        <w:commentReference w:id="0"/>
      </w:r>
    </w:p>
    <w:p w14:paraId="0CEBC771" w14:textId="77777777" w:rsidR="00731B8F" w:rsidRPr="00EC065D" w:rsidRDefault="00000000">
      <w:pPr>
        <w:pStyle w:val="Titre2"/>
        <w:rPr>
          <w:lang w:val="fr-FR"/>
        </w:rPr>
      </w:pPr>
      <w:r w:rsidRPr="00EC065D">
        <w:rPr>
          <w:lang w:val="fr-FR"/>
        </w:rPr>
        <w:t>0.3     HYPOTHÈSES DE RECHERCHE</w:t>
      </w:r>
    </w:p>
    <w:p w14:paraId="4C4EEAD4" w14:textId="77777777" w:rsidR="00731B8F" w:rsidRPr="00EC065D" w:rsidRDefault="00000000">
      <w:pPr>
        <w:pStyle w:val="Titre3"/>
        <w:rPr>
          <w:lang w:val="fr-FR"/>
        </w:rPr>
      </w:pPr>
      <w:r w:rsidRPr="00EC065D">
        <w:rPr>
          <w:lang w:val="fr-FR"/>
        </w:rPr>
        <w:t>0.3.1    Hypothèse générale</w:t>
      </w:r>
    </w:p>
    <w:p w14:paraId="0A93AA60" w14:textId="30D86EEA" w:rsidR="00731B8F" w:rsidRPr="00EC065D" w:rsidRDefault="00000000">
      <w:pPr>
        <w:spacing w:after="120"/>
        <w:ind w:firstLine="567"/>
        <w:jc w:val="both"/>
        <w:rPr>
          <w:lang w:val="fr-FR"/>
        </w:rPr>
      </w:pPr>
      <w:r w:rsidRPr="00EC065D">
        <w:rPr>
          <w:lang w:val="fr-FR"/>
        </w:rPr>
        <w:t xml:space="preserve">La mise en œuvre d'un jumeau numérique intégrant des techniques d'intelligence artificielle devrait permettre d'améliorer significativement les performances du réseau de fourniture d'eau potable de la commune de Kadutu en réduisant les pertes d'eau, en améliorant la rapidité de détection des anomalies et en optimisant les opérations de maintenance grâce à l'exploitation en temps réel des données issues des capteurs intelligents. Cette amélioration devrait se traduire par une diminution des délais d'intervention, une meilleure disponibilité du réseau ainsi qu'une optimisation de la gestion des infrastructures hydrauliques par rapport aux méthodes conventionnelles de surveillance et de maintenance. </w:t>
      </w:r>
      <w:del w:id="3" w:author="Namuhanda Mugoli" w:date="2026-08-14T17:43:00Z" w16du:dateUtc="2026-08-14T15:43:00Z">
        <w:r w:rsidRPr="00EC065D" w:rsidDel="00EC065D">
          <w:rPr>
            <w:lang w:val="fr-FR"/>
          </w:rPr>
          <w:delText>Cette hypothèse repose sur le principe selon lequel les technologies émergentes, notamment les capteurs intelligents, les systèmes de modélisation numérique, les plateformes de l'Internet des objets (Internet of Things – IoT) ainsi que les techniques d'intelligence artificielle appliquées aux réseaux hydrauliques intelligents, permettent d'améliorer l'efficacité opérationnelle des infrastructures en favorisant une gestion proactive, prédictive et basée sur les données [20].</w:delText>
        </w:r>
      </w:del>
    </w:p>
    <w:p w14:paraId="5DFBD2CE" w14:textId="77777777" w:rsidR="00731B8F" w:rsidRPr="00EC065D" w:rsidRDefault="00000000">
      <w:pPr>
        <w:pStyle w:val="Titre3"/>
        <w:rPr>
          <w:lang w:val="fr-FR"/>
        </w:rPr>
      </w:pPr>
      <w:r w:rsidRPr="00EC065D">
        <w:rPr>
          <w:lang w:val="fr-FR"/>
        </w:rPr>
        <w:t>0.3.2    Hypothèses spécifiques</w:t>
      </w:r>
    </w:p>
    <w:p w14:paraId="20D30FF1" w14:textId="77777777" w:rsidR="00731B8F" w:rsidRPr="00EC065D" w:rsidRDefault="00000000">
      <w:pPr>
        <w:spacing w:after="120"/>
        <w:ind w:firstLine="567"/>
        <w:jc w:val="both"/>
        <w:rPr>
          <w:lang w:val="fr-FR"/>
        </w:rPr>
      </w:pPr>
      <w:r w:rsidRPr="00EC065D">
        <w:rPr>
          <w:lang w:val="fr-FR"/>
        </w:rPr>
        <w:t>Afin d'apporter une réponse détaillée à la problématique de recherche, les hypothèses spécifiques suivantes sont formulées :</w:t>
      </w:r>
    </w:p>
    <w:p w14:paraId="5C1741A1" w14:textId="77777777" w:rsidR="00731B8F" w:rsidRPr="00EC065D" w:rsidRDefault="00000000">
      <w:pPr>
        <w:pStyle w:val="Titre3"/>
        <w:rPr>
          <w:lang w:val="fr-FR"/>
        </w:rPr>
      </w:pPr>
      <w:r w:rsidRPr="00EC065D">
        <w:rPr>
          <w:lang w:val="fr-FR"/>
        </w:rPr>
        <w:t>0.3.</w:t>
      </w:r>
      <w:commentRangeStart w:id="4"/>
      <w:r w:rsidRPr="00EC065D">
        <w:rPr>
          <w:lang w:val="fr-FR"/>
        </w:rPr>
        <w:t>3    Première hypothèse spécifique</w:t>
      </w:r>
    </w:p>
    <w:p w14:paraId="033D965B" w14:textId="77777777" w:rsidR="00731B8F" w:rsidRPr="00EC065D" w:rsidRDefault="00000000">
      <w:pPr>
        <w:spacing w:after="120"/>
        <w:ind w:firstLine="567"/>
        <w:jc w:val="both"/>
        <w:rPr>
          <w:lang w:val="fr-FR"/>
        </w:rPr>
      </w:pPr>
      <w:r w:rsidRPr="00EC065D">
        <w:rPr>
          <w:lang w:val="fr-FR"/>
        </w:rPr>
        <w:t>La modélisation numérique du réseau de distribution d'eau potable de la commune de Kadutu permettrait de représenter virtuellement le comportement du système physique afin de faciliter la</w:t>
      </w:r>
    </w:p>
    <w:p w14:paraId="6CBDE4DE" w14:textId="77777777" w:rsidR="00731B8F" w:rsidRPr="00EC065D" w:rsidRDefault="00000000">
      <w:pPr>
        <w:spacing w:after="120"/>
        <w:ind w:firstLine="567"/>
        <w:jc w:val="both"/>
        <w:rPr>
          <w:lang w:val="fr-FR"/>
        </w:rPr>
      </w:pPr>
      <w:r w:rsidRPr="00EC065D">
        <w:rPr>
          <w:lang w:val="fr-FR"/>
        </w:rPr>
        <w:t>surveillance, la simulation des scénarios de fonctionnement et l'analyse des performances du réseau. Cette hypothèse suppose qu'une représentation numérique dynamique du réseau peut améliorer la compréhension des interactions entre les différents composants du système hydraulique, notamment les conduites, les réservoirs, les stations de pompage et les points de distribution [8]. Elle devrait également permettre d'actualiser automatiquement l'état du réseau à partir des données collectées par les capteurs intelligents et de simuler différents scénarios de fonctionnement afin d'anticiper les dysfonctionnements potentiels.</w:t>
      </w:r>
    </w:p>
    <w:p w14:paraId="4C020140" w14:textId="77777777" w:rsidR="00731B8F" w:rsidRPr="00EC065D" w:rsidRDefault="00000000">
      <w:pPr>
        <w:pStyle w:val="Titre3"/>
        <w:rPr>
          <w:lang w:val="fr-FR"/>
        </w:rPr>
      </w:pPr>
      <w:r w:rsidRPr="00EC065D">
        <w:rPr>
          <w:lang w:val="fr-FR"/>
        </w:rPr>
        <w:t>0.3.4    Deuxième hypothèse spécifique</w:t>
      </w:r>
    </w:p>
    <w:p w14:paraId="03F6D4B0" w14:textId="77777777" w:rsidR="00731B8F" w:rsidRPr="00EC065D" w:rsidRDefault="00000000">
      <w:pPr>
        <w:spacing w:after="120"/>
        <w:ind w:firstLine="567"/>
        <w:jc w:val="both"/>
        <w:rPr>
          <w:lang w:val="fr-FR"/>
        </w:rPr>
      </w:pPr>
      <w:r w:rsidRPr="00EC065D">
        <w:rPr>
          <w:lang w:val="fr-FR"/>
        </w:rPr>
        <w:t xml:space="preserve">L'intégration des données issues des capteurs intelligents (pression, débit, qualité de l'eau, niveau des réservoirs et détection des fuites) permettrait d'assurer une surveillance continue et en temps réel du réseau de distribution d'eau potable. Cette hypothèse s'appuie sur le fait que les technologies de l'Internet des objets (Internet of Things – IoT) facilitent la collecte automatique et continue des données opérationnelles, améliorant ainsi la rapidité de détection des anomalies </w:t>
      </w:r>
      <w:r w:rsidRPr="00EC065D">
        <w:rPr>
          <w:lang w:val="fr-FR"/>
        </w:rPr>
        <w:lastRenderedPageBreak/>
        <w:t>techniques. Il est supposé que les informations issues des capteurs pourront être transmises à intervalles réguliers vers le jumeau numérique afin d'assurer une actualisation permanente de l'état du réseau et une meilleure réactivité des gestionnaires [7].</w:t>
      </w:r>
    </w:p>
    <w:p w14:paraId="2F4A0EA6" w14:textId="77777777" w:rsidR="00731B8F" w:rsidRPr="00EC065D" w:rsidRDefault="00000000">
      <w:pPr>
        <w:pStyle w:val="Titre3"/>
        <w:rPr>
          <w:lang w:val="fr-FR"/>
        </w:rPr>
      </w:pPr>
      <w:r w:rsidRPr="00EC065D">
        <w:rPr>
          <w:lang w:val="fr-FR"/>
        </w:rPr>
        <w:t>0.3.5    Troisième hypothèse spécifique</w:t>
      </w:r>
    </w:p>
    <w:p w14:paraId="4720BE50" w14:textId="77777777" w:rsidR="00731B8F" w:rsidRPr="00EC065D" w:rsidRDefault="00000000">
      <w:pPr>
        <w:spacing w:after="120"/>
        <w:ind w:firstLine="567"/>
        <w:jc w:val="both"/>
        <w:rPr>
          <w:lang w:val="fr-FR"/>
        </w:rPr>
      </w:pPr>
      <w:r w:rsidRPr="00EC065D">
        <w:rPr>
          <w:lang w:val="fr-FR"/>
        </w:rPr>
        <w:t>L'utilisation de techniques d'intelligence artificielle dans l'analyse des données du réseau permettrait de détecter automatiquement les anomalies, de prévoir certaines défaillances techniques et d'optimiser les opérations de maintenance avant l'apparition des pannes majeures. Cette hypothèse repose sur les capacités des techniques d'apprentissage automatique (Machine Learning), notamment l'apprentissage supervisé et les algorithmes de classification et de régression, à exploiter les données historiques et les données collectées en temps réel afin d'identifier des comportements anormaux, d'effectuer des analyses prédictives et de recommander des actions correctives adaptées [21].</w:t>
      </w:r>
    </w:p>
    <w:p w14:paraId="4E31CBE4" w14:textId="77777777" w:rsidR="00731B8F" w:rsidRPr="00EC065D" w:rsidRDefault="00000000">
      <w:pPr>
        <w:pStyle w:val="Titre3"/>
        <w:rPr>
          <w:lang w:val="fr-FR"/>
        </w:rPr>
      </w:pPr>
      <w:r w:rsidRPr="00EC065D">
        <w:rPr>
          <w:lang w:val="fr-FR"/>
        </w:rPr>
        <w:t>0.3.6    Quatrième hypothèse spécifique</w:t>
      </w:r>
    </w:p>
    <w:p w14:paraId="6767D8F2" w14:textId="77777777" w:rsidR="00731B8F" w:rsidRPr="00EC065D" w:rsidRDefault="00000000">
      <w:pPr>
        <w:spacing w:after="120"/>
        <w:ind w:firstLine="567"/>
        <w:jc w:val="both"/>
        <w:rPr>
          <w:lang w:val="fr-FR"/>
        </w:rPr>
      </w:pPr>
      <w:r w:rsidRPr="00EC065D">
        <w:rPr>
          <w:lang w:val="fr-FR"/>
        </w:rPr>
        <w:t>La mise en œuvre d'une plateforme intelligente basée sur un jumeau numérique pourrait contribuer à réduire les pertes d'eau grâce à une surveillance continue du réseau et à une détection précoce des anomalies. Ajoutons que, cette plateforme permettrait d'améliorer la réactivité des équipes techniques lors des opérations de maintenance et de faciliter la planification du déploiement du réseau vers les nouvelles zones urbaines en fournissant des informations fiables et actualisées pour la prise</w:t>
      </w:r>
    </w:p>
    <w:p w14:paraId="15FAA411" w14:textId="77777777" w:rsidR="00731B8F" w:rsidRPr="00EC065D" w:rsidRDefault="00000000">
      <w:pPr>
        <w:spacing w:after="120"/>
        <w:ind w:firstLine="567"/>
        <w:jc w:val="both"/>
        <w:rPr>
          <w:lang w:val="fr-FR"/>
        </w:rPr>
      </w:pPr>
      <w:r w:rsidRPr="00EC065D">
        <w:rPr>
          <w:lang w:val="fr-FR"/>
        </w:rPr>
        <w:t>de décision. Cette hypothèse considère que l'automatisation des mécanismes de surveillance, d'analyse et d'aide à la décision constitue un levier essentiel pour moderniser les systèmes publics de distribution d'eau potable dans les villes à forte croissance démographique [17].</w:t>
      </w:r>
      <w:commentRangeEnd w:id="4"/>
      <w:r w:rsidR="00EC065D" w:rsidRPr="00EC065D">
        <w:rPr>
          <w:rStyle w:val="Marquedecommentaire"/>
          <w:sz w:val="24"/>
          <w:szCs w:val="22"/>
          <w:lang w:val="fr-FR"/>
        </w:rPr>
        <w:commentReference w:id="4"/>
      </w:r>
    </w:p>
    <w:p w14:paraId="4B74E615" w14:textId="77777777" w:rsidR="00731B8F" w:rsidRPr="00EC065D" w:rsidRDefault="00000000">
      <w:pPr>
        <w:pStyle w:val="Titre2"/>
        <w:rPr>
          <w:lang w:val="fr-FR"/>
        </w:rPr>
      </w:pPr>
      <w:r w:rsidRPr="00EC065D">
        <w:rPr>
          <w:lang w:val="fr-FR"/>
        </w:rPr>
        <w:t>0.4      OBJECTIFS DE L'ÉTUDE</w:t>
      </w:r>
    </w:p>
    <w:p w14:paraId="5EAB9F86" w14:textId="77777777" w:rsidR="00731B8F" w:rsidRPr="00EC065D" w:rsidRDefault="00000000">
      <w:pPr>
        <w:pStyle w:val="Titre3"/>
        <w:rPr>
          <w:lang w:val="fr-FR"/>
        </w:rPr>
      </w:pPr>
      <w:r w:rsidRPr="00EC065D">
        <w:rPr>
          <w:lang w:val="fr-FR"/>
        </w:rPr>
        <w:t>0.4.1    Objectif général</w:t>
      </w:r>
    </w:p>
    <w:p w14:paraId="7913C718" w14:textId="77777777" w:rsidR="00731B8F" w:rsidRPr="00EC065D" w:rsidRDefault="00000000">
      <w:pPr>
        <w:spacing w:after="120"/>
        <w:ind w:firstLine="567"/>
        <w:jc w:val="both"/>
        <w:rPr>
          <w:lang w:val="fr-FR"/>
        </w:rPr>
      </w:pPr>
      <w:r w:rsidRPr="00EC065D">
        <w:rPr>
          <w:lang w:val="fr-FR"/>
        </w:rPr>
        <w:t>L'objectif général de cette étude est de concevoir et de développer un jumeau numérique intégrant l'intelligence artificielle destiné à optimiser le déploiement, la surveillance et la maintenance du réseau de fourniture d'eau potable de la commune de Kadutu. À travers cette conception, l'étude vise à proposer une solution numérique innovante susceptible d'améliorer la gestion des infrastructures hydrauliques, de contribuer à la réduction des pertes d'eau et de renforcer l'efficacité du service de distribution d'eau potable. Cet objectif général s'inscrit dans une logique de modernisation des systèmes de gestion de l'eau potable par l'utilisation des technologies numériques intelligentes capables de collecter, d'analyser et d'exploiter les données du réseau afin d'améliorer la prise de décision, la planification des interventions et la maintenance des infrastructures hydrauliques [17].</w:t>
      </w:r>
    </w:p>
    <w:p w14:paraId="06C9E7BF" w14:textId="77777777" w:rsidR="00731B8F" w:rsidRPr="00EC065D" w:rsidRDefault="00000000">
      <w:pPr>
        <w:pStyle w:val="Titre3"/>
        <w:rPr>
          <w:lang w:val="fr-FR"/>
        </w:rPr>
      </w:pPr>
      <w:r w:rsidRPr="00EC065D">
        <w:rPr>
          <w:lang w:val="fr-FR"/>
        </w:rPr>
        <w:lastRenderedPageBreak/>
        <w:t>0.4.2    Objectifs spécifiques</w:t>
      </w:r>
    </w:p>
    <w:p w14:paraId="0ACC3FF7" w14:textId="77777777" w:rsidR="00731B8F" w:rsidRPr="00EC065D" w:rsidRDefault="00000000">
      <w:pPr>
        <w:spacing w:after="120"/>
        <w:ind w:firstLine="567"/>
        <w:jc w:val="both"/>
        <w:rPr>
          <w:lang w:val="fr-FR"/>
        </w:rPr>
      </w:pPr>
      <w:r w:rsidRPr="00EC065D">
        <w:rPr>
          <w:lang w:val="fr-FR"/>
        </w:rPr>
        <w:t>Afin d'atteindre l'objectif général ci-dessus défini, la présente étude poursuit les objectifs spécifiques suivants :</w:t>
      </w:r>
    </w:p>
    <w:p w14:paraId="58BE9556" w14:textId="77777777" w:rsidR="00731B8F" w:rsidRPr="00EC065D" w:rsidRDefault="00000000">
      <w:pPr>
        <w:spacing w:after="120"/>
        <w:ind w:firstLine="567"/>
        <w:jc w:val="both"/>
        <w:rPr>
          <w:lang w:val="fr-FR"/>
        </w:rPr>
      </w:pPr>
      <w:commentRangeStart w:id="5"/>
      <w:r w:rsidRPr="00EC065D">
        <w:rPr>
          <w:lang w:val="fr-FR"/>
        </w:rPr>
        <w:t>Analyser le fonctionnement du réseau de fourniture d'eau potable de la ville de Bukavu 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Cette analyse reposera sur l'exploitation des documents techniques disponibles, des données d'exploitation fournies par la REGIDESO, des entretiens avec les responsables techniques ainsi que des observations réalisées sur le terrain, dans la mesure où ces informations seront accessibles. Cette démarche permettra de mieux comprendre les insuffisances du système existant et d'identifier les besoins pouvant être pris en charge par une solution numérique intelligente [14].</w:t>
      </w:r>
    </w:p>
    <w:p w14:paraId="2273DD56" w14:textId="77777777" w:rsidR="00731B8F" w:rsidRPr="00EC065D" w:rsidDel="00C206DC" w:rsidRDefault="00000000">
      <w:pPr>
        <w:spacing w:after="120"/>
        <w:ind w:firstLine="567"/>
        <w:jc w:val="both"/>
        <w:rPr>
          <w:del w:id="6" w:author="Namuhanda Mugoli" w:date="2026-08-14T17:47:00Z" w16du:dateUtc="2026-08-14T15:47:00Z"/>
          <w:lang w:val="fr-FR"/>
        </w:rPr>
      </w:pPr>
      <w:r w:rsidRPr="00EC065D">
        <w:rPr>
          <w:lang w:val="fr-FR"/>
        </w:rPr>
        <w:t>Concevoir un modèle numérique du réseau de distribution d'eau potable 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conduites, les réservoirs, les</w:t>
      </w:r>
    </w:p>
    <w:p w14:paraId="51FEDE98" w14:textId="77777777" w:rsidR="00731B8F" w:rsidRPr="00EC065D" w:rsidRDefault="00000000" w:rsidP="00C206DC">
      <w:pPr>
        <w:spacing w:after="120"/>
        <w:ind w:firstLine="567"/>
        <w:jc w:val="both"/>
        <w:rPr>
          <w:lang w:val="fr-FR"/>
        </w:rPr>
      </w:pPr>
      <w:r w:rsidRPr="00EC065D">
        <w:rPr>
          <w:lang w:val="fr-FR"/>
        </w:rPr>
        <w:t>stations de pompage, les points de distribution ainsi que les paramètres techniques nécessaires à la simulation du fonctionnement du système [8].</w:t>
      </w:r>
    </w:p>
    <w:p w14:paraId="39AE4975" w14:textId="77777777" w:rsidR="00731B8F" w:rsidRPr="00EC065D" w:rsidRDefault="00000000">
      <w:pPr>
        <w:spacing w:after="120"/>
        <w:ind w:firstLine="567"/>
        <w:jc w:val="both"/>
        <w:rPr>
          <w:lang w:val="fr-FR"/>
        </w:rPr>
      </w:pPr>
      <w:r w:rsidRPr="00EC065D">
        <w:rPr>
          <w:lang w:val="fr-FR"/>
        </w:rPr>
        <w:t>Intégrer les données issues des capteurs intelligents dans le jumeau numérique 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une surveillance continue du réseau et une remontée d'informations en temps réel vers la plateforme numérique [7]. Correction importante : remplacer partout « jumelle digitale » par « jumeau numérique » afin d'être cohérent avec le titre du mémoire.</w:t>
      </w:r>
    </w:p>
    <w:p w14:paraId="6E44D7FB" w14:textId="77777777" w:rsidR="00731B8F" w:rsidRPr="00EC065D" w:rsidRDefault="00000000">
      <w:pPr>
        <w:spacing w:after="120"/>
        <w:ind w:firstLine="567"/>
        <w:jc w:val="both"/>
        <w:rPr>
          <w:lang w:val="fr-FR"/>
        </w:rPr>
      </w:pPr>
      <w:r w:rsidRPr="00EC065D">
        <w:rPr>
          <w:lang w:val="fr-FR"/>
        </w:rPr>
        <w:t>Développer un système d'analyse basé sur l'intelligence artificielle 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permettra d'améliorer l'efficacité opérationnelle du réseau et de réduire les interventions correctives coûteuses [21].</w:t>
      </w:r>
    </w:p>
    <w:p w14:paraId="621EA727" w14:textId="77777777" w:rsidR="00731B8F" w:rsidRPr="00EC065D" w:rsidRDefault="00000000">
      <w:pPr>
        <w:spacing w:after="120"/>
        <w:ind w:firstLine="567"/>
        <w:jc w:val="both"/>
        <w:rPr>
          <w:lang w:val="fr-FR"/>
        </w:rPr>
      </w:pPr>
      <w:r w:rsidRPr="00EC065D">
        <w:rPr>
          <w:lang w:val="fr-FR"/>
        </w:rPr>
        <w:t>Proposer une plateforme intelligente d'aide à la décision 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[20].</w:t>
      </w:r>
      <w:commentRangeEnd w:id="5"/>
      <w:r w:rsidR="00C206DC" w:rsidRPr="00EC065D">
        <w:rPr>
          <w:rStyle w:val="Marquedecommentaire"/>
          <w:sz w:val="24"/>
          <w:szCs w:val="22"/>
          <w:lang w:val="fr-FR"/>
        </w:rPr>
        <w:commentReference w:id="5"/>
      </w:r>
    </w:p>
    <w:p w14:paraId="4CFF5D75" w14:textId="77777777" w:rsidR="00731B8F" w:rsidRPr="00EC065D" w:rsidRDefault="00000000">
      <w:pPr>
        <w:pStyle w:val="Titre2"/>
        <w:rPr>
          <w:lang w:val="fr-FR"/>
        </w:rPr>
      </w:pPr>
      <w:r w:rsidRPr="00EC065D">
        <w:rPr>
          <w:lang w:val="fr-FR"/>
        </w:rPr>
        <w:lastRenderedPageBreak/>
        <w:t>0.5     INTÉRÊT DE L'ÉTUDE</w:t>
      </w:r>
    </w:p>
    <w:p w14:paraId="7BB1269E" w14:textId="77777777" w:rsidR="00731B8F" w:rsidRPr="00EC065D" w:rsidRDefault="00000000">
      <w:pPr>
        <w:pStyle w:val="Titre3"/>
        <w:rPr>
          <w:lang w:val="fr-FR"/>
        </w:rPr>
      </w:pPr>
      <w:r w:rsidRPr="00EC065D">
        <w:rPr>
          <w:lang w:val="fr-FR"/>
        </w:rPr>
        <w:t>0.5.1    Intérêt scientifique</w:t>
      </w:r>
    </w:p>
    <w:p w14:paraId="562388C9" w14:textId="77777777" w:rsidR="00731B8F" w:rsidRPr="00EC065D" w:rsidRDefault="00000000">
      <w:pPr>
        <w:spacing w:after="120"/>
        <w:ind w:firstLine="567"/>
        <w:jc w:val="both"/>
        <w:rPr>
          <w:lang w:val="fr-FR"/>
        </w:rPr>
      </w:pPr>
      <w:r w:rsidRPr="00EC065D">
        <w:rPr>
          <w:lang w:val="fr-FR"/>
        </w:rPr>
        <w:t>Sur le plan scientifique, cette étude contribue à enrichir les travaux portant sur l'application des technologies du jumeau numérique, de l'Internet des objets et de l'intelligence artificielle dans le domaine de la gestion des réseaux de distribution d'eau potable. Elle participe également à l'adaptation de ces technologies au contexte des pays en développement, et plus particulièrement à celui de la République Démocratique du Congo, où peu de recherches ont jusqu'à présent porté sur leur mise en œuvre dans les infrastructures hydrauliques urbaines.</w:t>
      </w:r>
    </w:p>
    <w:p w14:paraId="2C437DEF" w14:textId="77777777" w:rsidR="00731B8F" w:rsidRPr="00EC065D" w:rsidRDefault="00000000">
      <w:pPr>
        <w:pStyle w:val="Titre3"/>
        <w:rPr>
          <w:lang w:val="fr-FR"/>
        </w:rPr>
      </w:pPr>
      <w:r w:rsidRPr="00EC065D">
        <w:rPr>
          <w:lang w:val="fr-FR"/>
        </w:rPr>
        <w:t>0.5.2    Intérêt pratique</w:t>
      </w:r>
    </w:p>
    <w:p w14:paraId="3442F76B" w14:textId="77777777" w:rsidR="00731B8F" w:rsidRPr="00EC065D" w:rsidRDefault="00000000">
      <w:pPr>
        <w:spacing w:after="120"/>
        <w:ind w:firstLine="567"/>
        <w:jc w:val="both"/>
        <w:rPr>
          <w:lang w:val="fr-FR"/>
        </w:rPr>
      </w:pPr>
      <w:r w:rsidRPr="00EC065D">
        <w:rPr>
          <w:lang w:val="fr-FR"/>
        </w:rPr>
        <w:t>Sur le plan pratique, cette étude vise à proposer une solution susceptible d'améliorer la surveillance, la maintenance et la planification du réseau de fourniture d'eau potable de la commune de Kadutu. Les résultats attendus pourront servir d'outil d'aide à la décision pour la</w:t>
      </w:r>
    </w:p>
    <w:p w14:paraId="081A8330" w14:textId="77777777" w:rsidR="00731B8F" w:rsidRPr="00EC065D" w:rsidRDefault="00000000">
      <w:pPr>
        <w:spacing w:after="120"/>
        <w:ind w:firstLine="567"/>
        <w:jc w:val="both"/>
        <w:rPr>
          <w:lang w:val="fr-FR"/>
        </w:rPr>
      </w:pPr>
      <w:r w:rsidRPr="00EC065D">
        <w:rPr>
          <w:lang w:val="fr-FR"/>
        </w:rPr>
        <w:t>REGIDESO et les autorités compétentes, en facilitant la détection des anomalies, la réduction des pertes d'eau, l'optimisation des interventions techniques et l'amélioration de la qualité du service rendu aux usagers.</w:t>
      </w:r>
    </w:p>
    <w:p w14:paraId="7C278E91" w14:textId="77777777" w:rsidR="00731B8F" w:rsidRPr="00EC065D" w:rsidRDefault="00000000">
      <w:pPr>
        <w:pStyle w:val="Titre2"/>
        <w:rPr>
          <w:lang w:val="fr-FR"/>
        </w:rPr>
      </w:pPr>
      <w:r w:rsidRPr="00EC065D">
        <w:rPr>
          <w:lang w:val="fr-FR"/>
        </w:rPr>
        <w:t xml:space="preserve">0.6     DÉLIMITATION DE </w:t>
      </w:r>
      <w:commentRangeStart w:id="7"/>
      <w:r w:rsidRPr="00EC065D">
        <w:rPr>
          <w:lang w:val="fr-FR"/>
        </w:rPr>
        <w:t>L'ÉTUDE</w:t>
      </w:r>
      <w:commentRangeEnd w:id="7"/>
      <w:r w:rsidR="00C206DC" w:rsidRPr="00EC065D">
        <w:rPr>
          <w:rStyle w:val="Marquedecommentaire"/>
          <w:sz w:val="26"/>
          <w:szCs w:val="26"/>
          <w:lang w:val="fr-FR"/>
        </w:rPr>
        <w:commentReference w:id="7"/>
      </w:r>
    </w:p>
    <w:p w14:paraId="1495517B" w14:textId="77777777" w:rsidR="00731B8F" w:rsidRPr="00EC065D" w:rsidRDefault="00000000">
      <w:pPr>
        <w:pStyle w:val="Titre3"/>
        <w:rPr>
          <w:lang w:val="fr-FR"/>
        </w:rPr>
      </w:pPr>
      <w:r w:rsidRPr="00EC065D">
        <w:rPr>
          <w:lang w:val="fr-FR"/>
        </w:rPr>
        <w:t>0.6.1    Délimitation spatiale</w:t>
      </w:r>
    </w:p>
    <w:p w14:paraId="3F639873" w14:textId="77777777" w:rsidR="00731B8F" w:rsidRPr="00EC065D" w:rsidRDefault="00000000">
      <w:pPr>
        <w:spacing w:after="120"/>
        <w:ind w:firstLine="567"/>
        <w:jc w:val="both"/>
        <w:rPr>
          <w:lang w:val="fr-FR"/>
        </w:rPr>
      </w:pPr>
      <w:r w:rsidRPr="00EC065D">
        <w:rPr>
          <w:lang w:val="fr-FR"/>
        </w:rPr>
        <w:t>La présente étude est réalisée dans la commune de Kadutu, située dans la ville de Bukavu, province du Sud-Kivu, en République Démocratique du Congo. Ce choix est motivé par les défis liés à l'approvisionnement en eau potable observés dans cette commune ainsi que par l'intérêt d'y expérimenter une approche innovante basée sur le jumeau numérique.</w:t>
      </w:r>
    </w:p>
    <w:p w14:paraId="6ADC5987" w14:textId="77777777" w:rsidR="00731B8F" w:rsidRPr="00EC065D" w:rsidRDefault="00000000">
      <w:pPr>
        <w:pStyle w:val="Titre3"/>
        <w:rPr>
          <w:lang w:val="fr-FR"/>
        </w:rPr>
      </w:pPr>
      <w:r w:rsidRPr="00EC065D">
        <w:rPr>
          <w:lang w:val="fr-FR"/>
        </w:rPr>
        <w:t>0.6.2    Délimitation temporelle</w:t>
      </w:r>
    </w:p>
    <w:p w14:paraId="22638382" w14:textId="77777777" w:rsidR="00731B8F" w:rsidRPr="00EC065D" w:rsidRDefault="00000000">
      <w:pPr>
        <w:spacing w:after="120"/>
        <w:ind w:firstLine="567"/>
        <w:jc w:val="both"/>
        <w:rPr>
          <w:lang w:val="fr-FR"/>
        </w:rPr>
      </w:pPr>
      <w:r w:rsidRPr="00EC065D">
        <w:rPr>
          <w:lang w:val="fr-FR"/>
        </w:rPr>
        <w:t xml:space="preserve">Cette recherche couvre la période allant de 2025 à 2026, correspondant à la </w:t>
      </w:r>
      <w:commentRangeStart w:id="8"/>
      <w:r w:rsidRPr="00EC065D">
        <w:rPr>
          <w:lang w:val="fr-FR"/>
        </w:rPr>
        <w:t>collecte</w:t>
      </w:r>
      <w:commentRangeEnd w:id="8"/>
      <w:r w:rsidR="00C206DC" w:rsidRPr="00EC065D">
        <w:rPr>
          <w:rStyle w:val="Marquedecommentaire"/>
          <w:sz w:val="24"/>
          <w:szCs w:val="22"/>
          <w:lang w:val="fr-FR"/>
        </w:rPr>
        <w:commentReference w:id="8"/>
      </w:r>
      <w:r w:rsidRPr="00EC065D">
        <w:rPr>
          <w:lang w:val="fr-FR"/>
        </w:rPr>
        <w:t xml:space="preserve"> des données, à la conception du système proposé, à son développement et à son évaluation.</w:t>
      </w:r>
    </w:p>
    <w:p w14:paraId="5EB8E89E" w14:textId="26F11A59" w:rsidR="00731B8F" w:rsidRPr="00EC065D" w:rsidDel="00C206DC" w:rsidRDefault="00000000">
      <w:pPr>
        <w:pStyle w:val="Titre3"/>
        <w:rPr>
          <w:del w:id="9" w:author="Namuhanda Mugoli" w:date="2026-08-14T17:51:00Z" w16du:dateUtc="2026-08-14T15:51:00Z"/>
          <w:lang w:val="fr-FR"/>
        </w:rPr>
      </w:pPr>
      <w:del w:id="10" w:author="Namuhanda Mugoli" w:date="2026-08-14T17:51:00Z" w16du:dateUtc="2026-08-14T15:51:00Z">
        <w:r w:rsidRPr="00EC065D" w:rsidDel="00C206DC">
          <w:rPr>
            <w:lang w:val="fr-FR"/>
          </w:rPr>
          <w:delText>0.6.3    Délimitation thématique</w:delText>
        </w:r>
      </w:del>
    </w:p>
    <w:p w14:paraId="76C0DFCB" w14:textId="4FC348D4" w:rsidR="00731B8F" w:rsidRPr="00EC065D" w:rsidDel="00C206DC" w:rsidRDefault="00000000">
      <w:pPr>
        <w:spacing w:after="120"/>
        <w:ind w:firstLine="567"/>
        <w:jc w:val="both"/>
        <w:rPr>
          <w:del w:id="11" w:author="Namuhanda Mugoli" w:date="2026-08-14T17:51:00Z" w16du:dateUtc="2026-08-14T15:51:00Z"/>
          <w:lang w:val="fr-FR"/>
        </w:rPr>
      </w:pPr>
      <w:del w:id="12" w:author="Namuhanda Mugoli" w:date="2026-08-14T17:51:00Z" w16du:dateUtc="2026-08-14T15:51:00Z">
        <w:r w:rsidRPr="00EC065D" w:rsidDel="00C206DC">
          <w:rPr>
            <w:lang w:val="fr-FR"/>
          </w:rPr>
          <w:delText>La présente étude s'inscrit dans le domaine de l'informatique appliquée, plus précisément dans les thématiques du jumeau numérique, de l'Internet des objets, de l'intelligence artificielle et des systèmes intelligents appliqués à l'optimisation des réseaux de distribution d'eau potable.</w:delText>
        </w:r>
      </w:del>
    </w:p>
    <w:p w14:paraId="60566C40" w14:textId="77777777" w:rsidR="00731B8F" w:rsidRPr="00EC065D" w:rsidRDefault="00000000">
      <w:pPr>
        <w:pStyle w:val="Titre2"/>
        <w:rPr>
          <w:lang w:val="fr-FR"/>
        </w:rPr>
      </w:pPr>
      <w:r w:rsidRPr="00EC065D">
        <w:rPr>
          <w:lang w:val="fr-FR"/>
        </w:rPr>
        <w:t>0.7     SUBDIVISION DU MÉMOIRE</w:t>
      </w:r>
    </w:p>
    <w:p w14:paraId="6E83B6AD" w14:textId="77777777" w:rsidR="00731B8F" w:rsidRPr="00EC065D" w:rsidRDefault="00000000">
      <w:pPr>
        <w:spacing w:after="120"/>
        <w:ind w:firstLine="567"/>
        <w:jc w:val="both"/>
        <w:rPr>
          <w:lang w:val="fr-FR"/>
        </w:rPr>
      </w:pPr>
      <w:r w:rsidRPr="00EC065D">
        <w:rPr>
          <w:lang w:val="fr-FR"/>
        </w:rPr>
        <w:t>Le présent mémoire est subdivisé en quatre chapitres :</w:t>
      </w:r>
    </w:p>
    <w:p w14:paraId="4E040C79" w14:textId="77777777" w:rsidR="00731B8F" w:rsidRPr="00EC065D" w:rsidRDefault="00000000">
      <w:pPr>
        <w:spacing w:after="120"/>
        <w:ind w:firstLine="567"/>
        <w:jc w:val="both"/>
        <w:rPr>
          <w:lang w:val="fr-FR"/>
        </w:rPr>
      </w:pPr>
      <w:r w:rsidRPr="00EC065D">
        <w:rPr>
          <w:lang w:val="fr-FR"/>
        </w:rPr>
        <w:t>— Chapitre I : Revue de la littérature et fondements théoriques.</w:t>
      </w:r>
    </w:p>
    <w:p w14:paraId="0C5F6117" w14:textId="77777777" w:rsidR="00731B8F" w:rsidRPr="00EC065D" w:rsidRDefault="00000000">
      <w:pPr>
        <w:spacing w:after="120"/>
        <w:ind w:firstLine="567"/>
        <w:jc w:val="both"/>
        <w:rPr>
          <w:lang w:val="fr-FR"/>
        </w:rPr>
      </w:pPr>
      <w:r w:rsidRPr="00EC065D">
        <w:rPr>
          <w:lang w:val="fr-FR"/>
        </w:rPr>
        <w:t>— Chapitre II : Matériels et méthodes.</w:t>
      </w:r>
    </w:p>
    <w:p w14:paraId="421C6EBF" w14:textId="77777777" w:rsidR="00731B8F" w:rsidRPr="00EC065D" w:rsidRDefault="00000000">
      <w:pPr>
        <w:spacing w:after="120"/>
        <w:ind w:firstLine="567"/>
        <w:jc w:val="both"/>
        <w:rPr>
          <w:lang w:val="fr-FR"/>
        </w:rPr>
      </w:pPr>
      <w:r w:rsidRPr="00EC065D">
        <w:rPr>
          <w:lang w:val="fr-FR"/>
        </w:rPr>
        <w:t>— Chapitre III : Conception et développement du jumeau numérique intégrant l'intelligence</w:t>
      </w:r>
    </w:p>
    <w:p w14:paraId="57D1627D" w14:textId="77777777" w:rsidR="00731B8F" w:rsidRPr="00EC065D" w:rsidRDefault="00000000">
      <w:pPr>
        <w:spacing w:after="120"/>
        <w:ind w:firstLine="567"/>
        <w:jc w:val="both"/>
        <w:rPr>
          <w:lang w:val="fr-FR"/>
        </w:rPr>
      </w:pPr>
      <w:r w:rsidRPr="00EC065D">
        <w:rPr>
          <w:lang w:val="fr-FR"/>
        </w:rPr>
        <w:lastRenderedPageBreak/>
        <w:t>artificielle.</w:t>
      </w:r>
    </w:p>
    <w:p w14:paraId="16BC2BBB" w14:textId="77777777" w:rsidR="00731B8F" w:rsidRPr="00EC065D" w:rsidRDefault="00000000">
      <w:pPr>
        <w:spacing w:after="120"/>
        <w:ind w:firstLine="567"/>
        <w:jc w:val="both"/>
        <w:rPr>
          <w:lang w:val="fr-FR"/>
        </w:rPr>
      </w:pPr>
      <w:r w:rsidRPr="00EC065D">
        <w:rPr>
          <w:lang w:val="fr-FR"/>
        </w:rPr>
        <w:t>— Chapitre IV : Présentation, analyse et discussion des résultats.</w:t>
      </w:r>
    </w:p>
    <w:p w14:paraId="4BE66200" w14:textId="77777777" w:rsidR="00731B8F" w:rsidRDefault="00000000">
      <w:pPr>
        <w:pStyle w:val="Titre1"/>
      </w:pPr>
      <w:r>
        <w:t>Références bibliographiques</w:t>
      </w:r>
    </w:p>
    <w:p w14:paraId="604A7543" w14:textId="77777777" w:rsidR="00731B8F" w:rsidRDefault="00000000">
      <w:pPr>
        <w:spacing w:after="120"/>
        <w:ind w:firstLine="567"/>
        <w:jc w:val="both"/>
      </w:pPr>
      <w:r>
        <w:t>[1]   W ORLD H EALTH O RGANIZATION et U NITED NATIONS C HILDREN ’ S F UND, « Progress</w:t>
      </w:r>
    </w:p>
    <w:p w14:paraId="23816E52" w14:textId="77777777" w:rsidR="00731B8F" w:rsidRDefault="00000000">
      <w:pPr>
        <w:spacing w:after="120"/>
        <w:ind w:firstLine="567"/>
        <w:jc w:val="both"/>
      </w:pPr>
      <w:r>
        <w:t>on Household Drinking Water, Sanitation and Hygiene 2000–2022 : Special Focus on Gender, » World Health Organization et United Nations Children’s Fund, New York, NY, USA, 2023, Rapport JMP ; l’édition exacte doit être vérifiée contre la source utilisée dans le manuscrit.</w:t>
      </w:r>
    </w:p>
    <w:p w14:paraId="3772179B" w14:textId="77777777" w:rsidR="00731B8F" w:rsidRPr="00EC065D" w:rsidRDefault="00000000">
      <w:pPr>
        <w:spacing w:after="120"/>
        <w:ind w:firstLine="567"/>
        <w:jc w:val="both"/>
        <w:rPr>
          <w:lang w:val="fr-FR"/>
        </w:rPr>
      </w:pPr>
      <w:r w:rsidRPr="00EC065D">
        <w:rPr>
          <w:lang w:val="fr-FR"/>
        </w:rPr>
        <w:t>[2]   U NITED NATIONS, The Sustainable Development Goals Report 2023, Métadonnées à</w:t>
      </w:r>
    </w:p>
    <w:p w14:paraId="2F006AA7" w14:textId="77777777" w:rsidR="00731B8F" w:rsidRPr="00EC065D" w:rsidRDefault="00000000">
      <w:pPr>
        <w:spacing w:after="120"/>
        <w:ind w:firstLine="567"/>
        <w:jc w:val="both"/>
        <w:rPr>
          <w:lang w:val="fr-FR"/>
        </w:rPr>
      </w:pPr>
      <w:r w:rsidRPr="00EC065D">
        <w:rPr>
          <w:lang w:val="fr-FR"/>
        </w:rPr>
        <w:t>vérifier selon l’édition effectivement consultée., New York, NY, USA, 2023.</w:t>
      </w:r>
    </w:p>
    <w:p w14:paraId="3E085E3D" w14:textId="77777777" w:rsidR="00731B8F" w:rsidRDefault="00000000">
      <w:pPr>
        <w:spacing w:after="120"/>
        <w:ind w:firstLine="567"/>
        <w:jc w:val="both"/>
      </w:pPr>
      <w:r>
        <w:t>[3]   U NITED NATIONS G ENERAL A SSEMBLY, Resolution 64/292 : The Human Right to</w:t>
      </w:r>
    </w:p>
    <w:p w14:paraId="62140E45" w14:textId="77777777" w:rsidR="00731B8F" w:rsidRDefault="00000000">
      <w:pPr>
        <w:spacing w:after="120"/>
        <w:ind w:firstLine="567"/>
        <w:jc w:val="both"/>
      </w:pPr>
      <w:r>
        <w:t>Water and Sanitation, Résolution adoptée le 28 juillet 2010., New York, NY, USA, 2010.</w:t>
      </w:r>
    </w:p>
    <w:p w14:paraId="36744B2D" w14:textId="77777777" w:rsidR="00731B8F" w:rsidRDefault="00000000">
      <w:pPr>
        <w:spacing w:after="120"/>
        <w:ind w:firstLine="567"/>
        <w:jc w:val="both"/>
      </w:pPr>
      <w:r>
        <w:t>[4]   W ORLD H EALTH O RGANIZATION, Guidelines for Drinking-Water Quality : Fourth</w:t>
      </w:r>
    </w:p>
    <w:p w14:paraId="2674DC95" w14:textId="77777777" w:rsidR="00731B8F" w:rsidRDefault="00000000">
      <w:pPr>
        <w:spacing w:after="120"/>
        <w:ind w:firstLine="567"/>
        <w:jc w:val="both"/>
      </w:pPr>
      <w:r>
        <w:t>Edition Incorporating the First and Second Addenda, 4e éd. Geneva, Switzerland : World Health Organization, 2022, ISBN : 978-92-4-004506-4. visité le 9 août 2026. adresse : https://www.who.int/publications/i/item/9789240045064.</w:t>
      </w:r>
    </w:p>
    <w:p w14:paraId="6C3F14CC" w14:textId="77777777" w:rsidR="00731B8F" w:rsidRPr="00EC065D" w:rsidRDefault="00000000">
      <w:pPr>
        <w:spacing w:after="120"/>
        <w:ind w:firstLine="567"/>
        <w:jc w:val="both"/>
        <w:rPr>
          <w:lang w:val="fr-FR"/>
        </w:rPr>
      </w:pPr>
      <w:r>
        <w:t xml:space="preserve">[5]   W ORLD BANK, The Human Rights to Water and Sanitation : ... </w:t>
      </w:r>
      <w:r w:rsidRPr="00EC065D">
        <w:rPr>
          <w:lang w:val="fr-FR"/>
        </w:rPr>
        <w:t>Titre et édition à vérifier</w:t>
      </w:r>
    </w:p>
    <w:p w14:paraId="4B0DB9B0" w14:textId="77777777" w:rsidR="00731B8F" w:rsidRPr="00EC065D" w:rsidRDefault="00000000">
      <w:pPr>
        <w:spacing w:after="120"/>
        <w:ind w:firstLine="567"/>
        <w:jc w:val="both"/>
        <w:rPr>
          <w:lang w:val="fr-FR"/>
        </w:rPr>
      </w:pPr>
      <w:r w:rsidRPr="00EC065D">
        <w:rPr>
          <w:lang w:val="fr-FR"/>
        </w:rPr>
        <w:t>dans la source originale fournie au manuscrit., 2020.</w:t>
      </w:r>
    </w:p>
    <w:p w14:paraId="68997E36" w14:textId="77777777" w:rsidR="00731B8F" w:rsidRDefault="00000000">
      <w:pPr>
        <w:spacing w:after="120"/>
        <w:ind w:firstLine="567"/>
        <w:jc w:val="both"/>
      </w:pPr>
      <w:r>
        <w:t>[6]   I NTERNATIONAL WATER A SSOCIATION, The IWA Benchmarking ... Titre complet et</w:t>
      </w:r>
    </w:p>
    <w:p w14:paraId="638BBF52" w14:textId="77777777" w:rsidR="00731B8F" w:rsidRDefault="00000000">
      <w:pPr>
        <w:spacing w:after="120"/>
        <w:ind w:firstLine="567"/>
        <w:jc w:val="both"/>
      </w:pPr>
      <w:r>
        <w:t>année à vérifier., 2020.</w:t>
      </w:r>
    </w:p>
    <w:p w14:paraId="0337A79A" w14:textId="77777777" w:rsidR="00731B8F" w:rsidRDefault="00000000">
      <w:pPr>
        <w:spacing w:after="120"/>
        <w:ind w:firstLine="567"/>
        <w:jc w:val="both"/>
      </w:pPr>
      <w:r>
        <w:t>[7] D. X U et al., « The Role of Internet of Things in Industrial ..., » IEEE/related publication,</w:t>
      </w:r>
    </w:p>
    <w:p w14:paraId="09256743" w14:textId="77777777" w:rsidR="00731B8F" w:rsidRPr="00EC065D" w:rsidRDefault="00000000">
      <w:pPr>
        <w:spacing w:after="120"/>
        <w:ind w:firstLine="567"/>
        <w:jc w:val="both"/>
        <w:rPr>
          <w:lang w:val="fr-FR"/>
        </w:rPr>
      </w:pPr>
      <w:r w:rsidRPr="00EC065D">
        <w:rPr>
          <w:lang w:val="fr-FR"/>
        </w:rPr>
        <w:t>2018, Entrée reconstruite à partir de métadonnées tronquées ; titre, revue, volume, numéro et pages doivent être vérifiés.</w:t>
      </w:r>
    </w:p>
    <w:p w14:paraId="7AF71E2D" w14:textId="77777777" w:rsidR="00731B8F" w:rsidRDefault="00000000">
      <w:pPr>
        <w:spacing w:after="120"/>
        <w:ind w:firstLine="567"/>
        <w:jc w:val="both"/>
      </w:pPr>
      <w:r>
        <w:t>[8] M. G RIEVES et J. V ICKERS, « Digital Twin : Mitigating Unpredictable, Undesirable, and</w:t>
      </w:r>
    </w:p>
    <w:p w14:paraId="754D94F4" w14:textId="77777777" w:rsidR="00731B8F" w:rsidRPr="00EC065D" w:rsidRDefault="00000000">
      <w:pPr>
        <w:spacing w:after="120"/>
        <w:ind w:firstLine="567"/>
        <w:jc w:val="both"/>
        <w:rPr>
          <w:lang w:val="fr-FR"/>
        </w:rPr>
      </w:pPr>
      <w:r w:rsidRPr="00EC065D">
        <w:rPr>
          <w:lang w:val="fr-FR"/>
        </w:rPr>
        <w:t>Uncertain Outcomes in Complex Systems, » 2017, Chapitre/ouvrage collectif ; détails de l’ouvrage source à vérifier avant dépôt final.</w:t>
      </w:r>
    </w:p>
    <w:p w14:paraId="3C5845DC" w14:textId="77777777" w:rsidR="00731B8F" w:rsidRDefault="00000000">
      <w:pPr>
        <w:spacing w:after="120"/>
        <w:ind w:firstLine="567"/>
        <w:jc w:val="both"/>
      </w:pPr>
      <w:r>
        <w:lastRenderedPageBreak/>
        <w:t>[9] Q. Q I et F. TAO, « Digital Twin and Big Data Towards Smart Manufacturing and Industry</w:t>
      </w:r>
    </w:p>
    <w:p w14:paraId="217CCE15" w14:textId="77777777" w:rsidR="00731B8F" w:rsidRPr="00EC065D" w:rsidRDefault="00000000">
      <w:pPr>
        <w:spacing w:after="120"/>
        <w:ind w:firstLine="567"/>
        <w:jc w:val="both"/>
        <w:rPr>
          <w:lang w:val="fr-FR"/>
        </w:rPr>
      </w:pPr>
      <w:r w:rsidRPr="00EC065D">
        <w:rPr>
          <w:lang w:val="fr-FR"/>
        </w:rPr>
        <w:t>4.0 : 360 Degree Comparison, » IEEE Access, 2018, Métadonnées de volume/pages à vérifier dans la version effectivement consultée.</w:t>
      </w:r>
    </w:p>
    <w:p w14:paraId="4BFAC835" w14:textId="77777777" w:rsidR="00731B8F" w:rsidRDefault="00000000">
      <w:pPr>
        <w:spacing w:after="120"/>
        <w:ind w:firstLine="567"/>
        <w:jc w:val="both"/>
      </w:pPr>
      <w:r>
        <w:t>[10]   U NITED NATIONS H UMAN S ETTLEMENTS P ROGRAMME (UN-H ABITAT ), The State of</w:t>
      </w:r>
    </w:p>
    <w:p w14:paraId="6EDF6527" w14:textId="77777777" w:rsidR="00731B8F" w:rsidRPr="00EC065D" w:rsidRDefault="00000000">
      <w:pPr>
        <w:spacing w:after="120"/>
        <w:ind w:firstLine="567"/>
        <w:jc w:val="both"/>
        <w:rPr>
          <w:lang w:val="fr-FR"/>
        </w:rPr>
      </w:pPr>
      <w:r w:rsidRPr="00EC065D">
        <w:rPr>
          <w:lang w:val="fr-FR"/>
        </w:rPr>
        <w:t>African Cities, Édition exacte à vérifier., 2020.</w:t>
      </w:r>
    </w:p>
    <w:p w14:paraId="0B388973" w14:textId="77777777" w:rsidR="00731B8F" w:rsidRDefault="00000000">
      <w:pPr>
        <w:spacing w:after="120"/>
        <w:ind w:firstLine="567"/>
        <w:jc w:val="both"/>
      </w:pPr>
      <w:r>
        <w:t>[11]   I NTERNATIONAL WATER A SSOCIATION, Performance Indicators for Water Supply Ser-</w:t>
      </w:r>
    </w:p>
    <w:p w14:paraId="12FDB30F" w14:textId="77777777" w:rsidR="00731B8F" w:rsidRPr="00EC065D" w:rsidRDefault="00000000">
      <w:pPr>
        <w:spacing w:after="120"/>
        <w:ind w:firstLine="567"/>
        <w:jc w:val="both"/>
        <w:rPr>
          <w:lang w:val="fr-FR"/>
        </w:rPr>
      </w:pPr>
      <w:r w:rsidRPr="00EC065D">
        <w:rPr>
          <w:lang w:val="fr-FR"/>
        </w:rPr>
        <w:t>vices, Édition exacte à vérifier., 2002.</w:t>
      </w:r>
    </w:p>
    <w:p w14:paraId="29CAF55B" w14:textId="77777777" w:rsidR="00731B8F" w:rsidRDefault="00000000">
      <w:pPr>
        <w:spacing w:after="120"/>
        <w:ind w:firstLine="567"/>
        <w:jc w:val="both"/>
      </w:pPr>
      <w:r>
        <w:t>[12]   W ORLD BANK, Democratic Republic of Congo – Water Supply and Sanitation Sector</w:t>
      </w:r>
    </w:p>
    <w:p w14:paraId="6A3372A8" w14:textId="77777777" w:rsidR="00731B8F" w:rsidRPr="00EC065D" w:rsidRDefault="00000000">
      <w:pPr>
        <w:spacing w:after="120"/>
        <w:ind w:firstLine="567"/>
        <w:jc w:val="both"/>
        <w:rPr>
          <w:lang w:val="fr-FR"/>
        </w:rPr>
      </w:pPr>
      <w:r w:rsidRPr="00EC065D">
        <w:rPr>
          <w:lang w:val="fr-FR"/>
        </w:rPr>
        <w:t>Review, Année/rapport exacts à vérifier., 2020.</w:t>
      </w:r>
    </w:p>
    <w:p w14:paraId="52C285A0" w14:textId="77777777" w:rsidR="00731B8F" w:rsidRPr="00EC065D" w:rsidRDefault="00000000">
      <w:pPr>
        <w:spacing w:after="120"/>
        <w:ind w:firstLine="567"/>
        <w:jc w:val="both"/>
        <w:rPr>
          <w:lang w:val="fr-FR"/>
        </w:rPr>
      </w:pPr>
      <w:r w:rsidRPr="00EC065D">
        <w:rPr>
          <w:lang w:val="fr-FR"/>
        </w:rPr>
        <w:t>[13]   R ÉPUBLIQUE D ÉMOCRATIQUE DU C ONGO, Ministère des Ressources Hydrauliques et</w:t>
      </w:r>
    </w:p>
    <w:p w14:paraId="0B8D28DD" w14:textId="77777777" w:rsidR="00731B8F" w:rsidRPr="00EC065D" w:rsidRDefault="00000000">
      <w:pPr>
        <w:spacing w:after="120"/>
        <w:ind w:firstLine="567"/>
        <w:jc w:val="both"/>
        <w:rPr>
          <w:lang w:val="fr-FR"/>
        </w:rPr>
      </w:pPr>
      <w:r w:rsidRPr="00EC065D">
        <w:rPr>
          <w:lang w:val="fr-FR"/>
        </w:rPr>
        <w:t>Électricité – Politique nationale de l’eau et de l’assainissement, Titre, année et lieu de publication à vérifier., 2020.</w:t>
      </w:r>
    </w:p>
    <w:p w14:paraId="416562AD" w14:textId="77777777" w:rsidR="00731B8F" w:rsidRPr="00EC065D" w:rsidRDefault="00000000">
      <w:pPr>
        <w:spacing w:after="120"/>
        <w:ind w:firstLine="567"/>
        <w:jc w:val="both"/>
        <w:rPr>
          <w:lang w:val="fr-FR"/>
        </w:rPr>
      </w:pPr>
      <w:r w:rsidRPr="00EC065D">
        <w:rPr>
          <w:lang w:val="fr-FR"/>
        </w:rPr>
        <w:t>[14]   REGIDESO, Rapport annuel, Année et titre exacts à vérifier., 2020.</w:t>
      </w:r>
    </w:p>
    <w:p w14:paraId="6987701F" w14:textId="77777777" w:rsidR="00731B8F" w:rsidRPr="00EC065D" w:rsidRDefault="00000000">
      <w:pPr>
        <w:spacing w:after="120"/>
        <w:ind w:firstLine="567"/>
        <w:jc w:val="both"/>
        <w:rPr>
          <w:lang w:val="fr-FR"/>
        </w:rPr>
      </w:pPr>
      <w:r w:rsidRPr="00EC065D">
        <w:rPr>
          <w:lang w:val="fr-FR"/>
        </w:rPr>
        <w:t>[15]   U NITED NATIONS D EVELOPMENT P ROGRAMME, Rapport sur le développement humain</w:t>
      </w:r>
    </w:p>
    <w:p w14:paraId="0BE536F9" w14:textId="77777777" w:rsidR="00731B8F" w:rsidRPr="00EC065D" w:rsidRDefault="00000000">
      <w:pPr>
        <w:spacing w:after="120"/>
        <w:ind w:firstLine="567"/>
        <w:jc w:val="both"/>
        <w:rPr>
          <w:lang w:val="fr-FR"/>
        </w:rPr>
      </w:pPr>
      <w:r w:rsidRPr="00EC065D">
        <w:rPr>
          <w:lang w:val="fr-FR"/>
        </w:rPr>
        <w:t>en République Démocratique du Congo, Édition exacte à vérifier., 2020.</w:t>
      </w:r>
    </w:p>
    <w:p w14:paraId="737A9C89" w14:textId="77777777" w:rsidR="00731B8F" w:rsidRPr="00EC065D" w:rsidRDefault="00000000">
      <w:pPr>
        <w:spacing w:after="120"/>
        <w:ind w:firstLine="567"/>
        <w:jc w:val="both"/>
        <w:rPr>
          <w:lang w:val="fr-FR"/>
        </w:rPr>
      </w:pPr>
      <w:r w:rsidRPr="00EC065D">
        <w:rPr>
          <w:lang w:val="fr-FR"/>
        </w:rPr>
        <w:t>[16]   REGIDESO, Données et planification du réseau de distribution d’eau potable du Sud-</w:t>
      </w:r>
    </w:p>
    <w:p w14:paraId="41D428CF" w14:textId="77777777" w:rsidR="00731B8F" w:rsidRPr="00EC065D" w:rsidRDefault="00000000">
      <w:pPr>
        <w:spacing w:after="120"/>
        <w:ind w:firstLine="567"/>
        <w:jc w:val="both"/>
        <w:rPr>
          <w:lang w:val="fr-FR"/>
        </w:rPr>
      </w:pPr>
      <w:r w:rsidRPr="00EC065D">
        <w:rPr>
          <w:lang w:val="fr-FR"/>
        </w:rPr>
        <w:t>Kivu, Titre exact et date du document à vérifier., 2020.</w:t>
      </w:r>
    </w:p>
    <w:p w14:paraId="032E5C8D" w14:textId="77777777" w:rsidR="00731B8F" w:rsidRDefault="00000000">
      <w:pPr>
        <w:spacing w:after="120"/>
        <w:ind w:firstLine="567"/>
        <w:jc w:val="both"/>
      </w:pPr>
      <w:r>
        <w:t>[17] F. TAO, H. Z HANG, A. L IU et A. Y. C. N EE, « Digital Twin in Industry : State-of-the-</w:t>
      </w:r>
    </w:p>
    <w:p w14:paraId="24A14E6A" w14:textId="77777777" w:rsidR="00731B8F" w:rsidRPr="00EC065D" w:rsidRDefault="00000000">
      <w:pPr>
        <w:spacing w:after="120"/>
        <w:ind w:firstLine="567"/>
        <w:jc w:val="both"/>
        <w:rPr>
          <w:lang w:val="fr-FR"/>
        </w:rPr>
      </w:pPr>
      <w:r>
        <w:t xml:space="preserve">Art, » IEEE Transactions on Industrial Informatics, t. 15, no 4, p. 2405-2415, 2019. </w:t>
      </w:r>
      <w:r w:rsidRPr="00EC065D">
        <w:rPr>
          <w:lang w:val="fr-FR"/>
        </w:rPr>
        <w:t>DOI : 10.1109/TII.2018.2873186.</w:t>
      </w:r>
    </w:p>
    <w:p w14:paraId="5B49ED09" w14:textId="77777777" w:rsidR="00731B8F" w:rsidRPr="00EC065D" w:rsidRDefault="00000000">
      <w:pPr>
        <w:spacing w:after="120"/>
        <w:ind w:firstLine="567"/>
        <w:jc w:val="both"/>
        <w:rPr>
          <w:lang w:val="fr-FR"/>
        </w:rPr>
      </w:pPr>
      <w:r w:rsidRPr="00EC065D">
        <w:rPr>
          <w:lang w:val="fr-FR"/>
        </w:rPr>
        <w:t>[18] C. K AMIENSKI et al., « Water Monitoring Platform ..., » related publication, 2020, Méta-</w:t>
      </w:r>
    </w:p>
    <w:p w14:paraId="3E174969" w14:textId="77777777" w:rsidR="00731B8F" w:rsidRPr="00EC065D" w:rsidRDefault="00000000">
      <w:pPr>
        <w:spacing w:after="120"/>
        <w:ind w:firstLine="567"/>
        <w:jc w:val="both"/>
        <w:rPr>
          <w:lang w:val="fr-FR"/>
        </w:rPr>
      </w:pPr>
      <w:r w:rsidRPr="00EC065D">
        <w:rPr>
          <w:lang w:val="fr-FR"/>
        </w:rPr>
        <w:t>données tronquées dans le document source ; à vérifier.</w:t>
      </w:r>
    </w:p>
    <w:p w14:paraId="1E682480" w14:textId="77777777" w:rsidR="00731B8F" w:rsidRDefault="00000000">
      <w:pPr>
        <w:spacing w:after="120"/>
        <w:ind w:firstLine="567"/>
        <w:jc w:val="both"/>
      </w:pPr>
      <w:r>
        <w:t>[19] J. N DUNGU, « Smart Water Distribution Management System for Urban Areas in Kenya, »</w:t>
      </w:r>
    </w:p>
    <w:p w14:paraId="1C4D16CC" w14:textId="77777777" w:rsidR="00731B8F" w:rsidRDefault="00000000">
      <w:pPr>
        <w:spacing w:after="120"/>
        <w:ind w:firstLine="567"/>
        <w:jc w:val="both"/>
      </w:pPr>
      <w:r>
        <w:lastRenderedPageBreak/>
        <w:t>2020, Métadonnées complètes à vérifier.</w:t>
      </w:r>
    </w:p>
    <w:p w14:paraId="547050D9" w14:textId="77777777" w:rsidR="00731B8F" w:rsidRDefault="00000000">
      <w:pPr>
        <w:spacing w:after="120"/>
        <w:ind w:firstLine="567"/>
        <w:jc w:val="both"/>
      </w:pPr>
      <w:r>
        <w:t>[20] M. S. A BU -M AHFOUZ et al., « Smart Water Grid : A Review of Intelligent Water Distribu-</w:t>
      </w:r>
    </w:p>
    <w:p w14:paraId="73DA6C45" w14:textId="77777777" w:rsidR="00731B8F" w:rsidRPr="00EC065D" w:rsidRDefault="00000000">
      <w:pPr>
        <w:spacing w:after="120"/>
        <w:ind w:firstLine="567"/>
        <w:jc w:val="both"/>
        <w:rPr>
          <w:lang w:val="fr-FR"/>
        </w:rPr>
      </w:pPr>
      <w:r w:rsidRPr="00EC065D">
        <w:rPr>
          <w:lang w:val="fr-FR"/>
        </w:rPr>
        <w:t>tion Systems, » IEEE Access, t. 8, 2020, Entrée consolidée des anciennes références [20], [29], [36] et [94] ; auteurs/pages/DOI doivent être vérifiés contre la publication originale.</w:t>
      </w:r>
    </w:p>
    <w:p w14:paraId="1D78924C" w14:textId="77777777" w:rsidR="00731B8F" w:rsidRDefault="00000000">
      <w:pPr>
        <w:spacing w:after="120"/>
        <w:ind w:firstLine="567"/>
        <w:jc w:val="both"/>
      </w:pPr>
      <w:r>
        <w:t>[21] S. RUSSELL et P. N ORVIG, Artificial Intelligence : A Modern Approach, 4e éd. Hoboken,</w:t>
      </w:r>
    </w:p>
    <w:p w14:paraId="35913192" w14:textId="77777777" w:rsidR="00731B8F" w:rsidRDefault="00000000">
      <w:pPr>
        <w:spacing w:after="120"/>
        <w:ind w:firstLine="567"/>
        <w:jc w:val="both"/>
      </w:pPr>
      <w:r>
        <w:t>NJ, USA : Pearson, 2021.</w:t>
      </w:r>
    </w:p>
    <w:sectPr w:rsidR="00731B8F" w:rsidSect="00034616">
      <w:footerReference w:type="default" r:id="rId12"/>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muhanda Mugoli" w:date="2026-08-14T17:34:00Z" w:initials="JN">
    <w:p w14:paraId="1A34A6D9" w14:textId="77777777" w:rsidR="00EC065D" w:rsidRDefault="00EC065D" w:rsidP="00EC065D">
      <w:pPr>
        <w:pStyle w:val="Commentaire"/>
      </w:pPr>
      <w:r>
        <w:rPr>
          <w:rStyle w:val="Marquedecommentaire"/>
        </w:rPr>
        <w:annotationRef/>
      </w:r>
      <w:r>
        <w:rPr>
          <w:lang w:val="fr-FR"/>
        </w:rPr>
        <w:t>Sources?</w:t>
      </w:r>
    </w:p>
  </w:comment>
  <w:comment w:id="2" w:author="Namuhanda Mugoli" w:date="2026-08-14T17:42:00Z" w:initials="JN">
    <w:p w14:paraId="6865F704" w14:textId="77777777" w:rsidR="00EC065D" w:rsidRDefault="00EC065D" w:rsidP="00EC065D">
      <w:pPr>
        <w:pStyle w:val="Commentaire"/>
      </w:pPr>
      <w:r>
        <w:rPr>
          <w:rStyle w:val="Marquedecommentaire"/>
        </w:rPr>
        <w:annotationRef/>
      </w:r>
      <w:r>
        <w:rPr>
          <w:lang w:val="fr-FR"/>
        </w:rPr>
        <w:t>Il faudra faire spécifiquement les problèmes à résoudre de Kadutu pas les problèmes générique liés au sujet</w:t>
      </w:r>
    </w:p>
  </w:comment>
  <w:comment w:id="0" w:author="Namuhanda Mugoli" w:date="2026-08-14T17:39:00Z" w:initials="JN">
    <w:p w14:paraId="37004059" w14:textId="77777777" w:rsidR="00EC065D" w:rsidRDefault="00EC065D" w:rsidP="00EC065D">
      <w:pPr>
        <w:pStyle w:val="Commentaire"/>
      </w:pPr>
      <w:r>
        <w:rPr>
          <w:rStyle w:val="Marquedecommentaire"/>
        </w:rPr>
        <w:annotationRef/>
      </w:r>
      <w:r>
        <w:rPr>
          <w:lang w:val="fr-FR"/>
        </w:rPr>
        <w:t>Le contexte et la problématique sont très vaste et le lecteur a tendence à ce perdre. La problématique devrait beaucoup plus se concentrer sur les problématiques, manquement et insuffisance qui vous ont poussé à réfléchir sur le projet. Beaucoup de détails sont cités qui ont tendance à vous éloigner du sujet principal. Il faudra reformuler ces 2 parties sur 2 pages</w:t>
      </w:r>
    </w:p>
  </w:comment>
  <w:comment w:id="4" w:author="Namuhanda Mugoli" w:date="2026-08-14T17:40:00Z" w:initials="JN">
    <w:p w14:paraId="3B060B06" w14:textId="77777777" w:rsidR="00EC065D" w:rsidRDefault="00EC065D" w:rsidP="00EC065D">
      <w:pPr>
        <w:pStyle w:val="Commentaire"/>
      </w:pPr>
      <w:r>
        <w:rPr>
          <w:rStyle w:val="Marquedecommentaire"/>
        </w:rPr>
        <w:annotationRef/>
      </w:r>
      <w:r>
        <w:rPr>
          <w:lang w:val="fr-FR"/>
        </w:rPr>
        <w:t>Reprendre plus brièvement</w:t>
      </w:r>
    </w:p>
  </w:comment>
  <w:comment w:id="5" w:author="Namuhanda Mugoli" w:date="2026-08-14T17:50:00Z" w:initials="JN">
    <w:p w14:paraId="26D159D9" w14:textId="77777777" w:rsidR="00C206DC" w:rsidRDefault="00C206DC" w:rsidP="00C206DC">
      <w:pPr>
        <w:pStyle w:val="Commentaire"/>
      </w:pPr>
      <w:r>
        <w:rPr>
          <w:rStyle w:val="Marquedecommentaire"/>
        </w:rPr>
        <w:annotationRef/>
      </w:r>
      <w:r>
        <w:rPr>
          <w:lang w:val="fr-FR"/>
        </w:rPr>
        <w:t>Des objectifs écrit brièvement sont claires et compréhensif. Une chose: parfois en lisant le travail on a tendance à penser que le système proposer est pour toute la ville et à d’autres endroits vous parlez de la commune de Kadutu. Prière d’harmoniser.</w:t>
      </w:r>
    </w:p>
  </w:comment>
  <w:comment w:id="7" w:author="Namuhanda Mugoli" w:date="2026-08-14T17:51:00Z" w:initials="JN">
    <w:p w14:paraId="201CDA0E" w14:textId="77777777" w:rsidR="00C206DC" w:rsidRDefault="00C206DC" w:rsidP="00C206DC">
      <w:pPr>
        <w:pStyle w:val="Commentaire"/>
      </w:pPr>
      <w:r>
        <w:rPr>
          <w:rStyle w:val="Marquedecommentaire"/>
        </w:rPr>
        <w:annotationRef/>
      </w:r>
      <w:r>
        <w:rPr>
          <w:lang w:val="fr-FR"/>
        </w:rPr>
        <w:t>Ajouter un point sur la méthodologie</w:t>
      </w:r>
    </w:p>
  </w:comment>
  <w:comment w:id="8" w:author="Namuhanda Mugoli" w:date="2026-08-14T17:51:00Z" w:initials="JN">
    <w:p w14:paraId="0FC35AC1" w14:textId="77777777" w:rsidR="00C206DC" w:rsidRDefault="00C206DC" w:rsidP="00C206DC">
      <w:pPr>
        <w:pStyle w:val="Commentaire"/>
      </w:pPr>
      <w:r>
        <w:rPr>
          <w:rStyle w:val="Marquedecommentaire"/>
        </w:rPr>
        <w:annotationRef/>
      </w:r>
      <w:r>
        <w:rPr>
          <w:lang w:val="fr-FR"/>
        </w:rPr>
        <w:t>Collecte de quelles données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4A6D9" w15:done="0"/>
  <w15:commentEx w15:paraId="6865F704" w15:done="0"/>
  <w15:commentEx w15:paraId="37004059" w15:done="0"/>
  <w15:commentEx w15:paraId="3B060B06" w15:done="0"/>
  <w15:commentEx w15:paraId="26D159D9" w15:done="0"/>
  <w15:commentEx w15:paraId="201CDA0E" w15:done="0"/>
  <w15:commentEx w15:paraId="0FC35A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64A55D" w16cex:dateUtc="2026-08-14T15:34:00Z"/>
  <w16cex:commentExtensible w16cex:durableId="12BFB766" w16cex:dateUtc="2026-08-14T15:42:00Z"/>
  <w16cex:commentExtensible w16cex:durableId="17904E84" w16cex:dateUtc="2026-08-14T15:39:00Z"/>
  <w16cex:commentExtensible w16cex:durableId="38AC5031" w16cex:dateUtc="2026-08-14T15:40:00Z"/>
  <w16cex:commentExtensible w16cex:durableId="587A20EF" w16cex:dateUtc="2026-08-14T15:50:00Z"/>
  <w16cex:commentExtensible w16cex:durableId="6C57E631" w16cex:dateUtc="2026-08-14T15:51:00Z"/>
  <w16cex:commentExtensible w16cex:durableId="6B79AF63" w16cex:dateUtc="2026-08-14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4A6D9" w16cid:durableId="1364A55D"/>
  <w16cid:commentId w16cid:paraId="6865F704" w16cid:durableId="12BFB766"/>
  <w16cid:commentId w16cid:paraId="37004059" w16cid:durableId="17904E84"/>
  <w16cid:commentId w16cid:paraId="3B060B06" w16cid:durableId="38AC5031"/>
  <w16cid:commentId w16cid:paraId="26D159D9" w16cid:durableId="587A20EF"/>
  <w16cid:commentId w16cid:paraId="201CDA0E" w16cid:durableId="6C57E631"/>
  <w16cid:commentId w16cid:paraId="0FC35AC1" w16cid:durableId="6B79A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7A62" w14:textId="77777777" w:rsidR="00B22A4B" w:rsidRDefault="00B22A4B">
      <w:pPr>
        <w:spacing w:after="0" w:line="240" w:lineRule="auto"/>
      </w:pPr>
      <w:r>
        <w:separator/>
      </w:r>
    </w:p>
  </w:endnote>
  <w:endnote w:type="continuationSeparator" w:id="0">
    <w:p w14:paraId="552767C2" w14:textId="77777777" w:rsidR="00B22A4B" w:rsidRDefault="00B22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3C37" w14:textId="77777777" w:rsidR="00731B8F" w:rsidRDefault="00000000">
    <w:pPr>
      <w:pStyle w:val="Pieddepage"/>
      <w:jc w:val="center"/>
    </w:pPr>
    <w:r>
      <w:fldChar w:fldCharType="begin"/>
    </w:r>
    <w:r>
      <w:instrText xml:space="preserve"> PAGE </w:instrText>
    </w:r>
    <w:r>
      <w:fldChar w:fldCharType="separate"/>
    </w:r>
    <w:r w:rsidR="00EC06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6111" w14:textId="77777777" w:rsidR="00B22A4B" w:rsidRDefault="00B22A4B">
      <w:pPr>
        <w:spacing w:after="0" w:line="240" w:lineRule="auto"/>
      </w:pPr>
      <w:r>
        <w:separator/>
      </w:r>
    </w:p>
  </w:footnote>
  <w:footnote w:type="continuationSeparator" w:id="0">
    <w:p w14:paraId="4EED5556" w14:textId="77777777" w:rsidR="00B22A4B" w:rsidRDefault="00B22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23475203">
    <w:abstractNumId w:val="8"/>
  </w:num>
  <w:num w:numId="2" w16cid:durableId="762185228">
    <w:abstractNumId w:val="6"/>
  </w:num>
  <w:num w:numId="3" w16cid:durableId="337738507">
    <w:abstractNumId w:val="5"/>
  </w:num>
  <w:num w:numId="4" w16cid:durableId="2007397906">
    <w:abstractNumId w:val="4"/>
  </w:num>
  <w:num w:numId="5" w16cid:durableId="1649093174">
    <w:abstractNumId w:val="7"/>
  </w:num>
  <w:num w:numId="6" w16cid:durableId="1805386170">
    <w:abstractNumId w:val="3"/>
  </w:num>
  <w:num w:numId="7" w16cid:durableId="1701392955">
    <w:abstractNumId w:val="2"/>
  </w:num>
  <w:num w:numId="8" w16cid:durableId="540289465">
    <w:abstractNumId w:val="1"/>
  </w:num>
  <w:num w:numId="9" w16cid:durableId="7618790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uhanda Mugoli">
    <w15:presenceInfo w15:providerId="AD" w15:userId="S::Namuhanda.Mugoli::9bf416cd-25f7-49cd-b127-344279b947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9D"/>
    <w:rsid w:val="0015074B"/>
    <w:rsid w:val="0029639D"/>
    <w:rsid w:val="00326F90"/>
    <w:rsid w:val="00731B8F"/>
    <w:rsid w:val="00AA1D8D"/>
    <w:rsid w:val="00B22A4B"/>
    <w:rsid w:val="00B3676D"/>
    <w:rsid w:val="00B47730"/>
    <w:rsid w:val="00C206DC"/>
    <w:rsid w:val="00CB0664"/>
    <w:rsid w:val="00EC065D"/>
    <w:rsid w:val="00FC693F"/>
    <w:rsid w:val="00FF11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F7C28"/>
  <w14:defaultImageDpi w14:val="300"/>
  <w15:docId w15:val="{B0239E1E-3CDE-415B-AB0D-0FFDA97C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EC065D"/>
    <w:rPr>
      <w:sz w:val="16"/>
      <w:szCs w:val="16"/>
    </w:rPr>
  </w:style>
  <w:style w:type="paragraph" w:styleId="Commentaire">
    <w:name w:val="annotation text"/>
    <w:basedOn w:val="Normal"/>
    <w:link w:val="CommentaireCar"/>
    <w:uiPriority w:val="99"/>
    <w:unhideWhenUsed/>
    <w:rsid w:val="00EC065D"/>
    <w:pPr>
      <w:spacing w:line="240" w:lineRule="auto"/>
    </w:pPr>
    <w:rPr>
      <w:sz w:val="20"/>
      <w:szCs w:val="20"/>
    </w:rPr>
  </w:style>
  <w:style w:type="character" w:customStyle="1" w:styleId="CommentaireCar">
    <w:name w:val="Commentaire Car"/>
    <w:basedOn w:val="Policepardfaut"/>
    <w:link w:val="Commentaire"/>
    <w:uiPriority w:val="99"/>
    <w:rsid w:val="00EC065D"/>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EC065D"/>
    <w:rPr>
      <w:b/>
      <w:bCs/>
    </w:rPr>
  </w:style>
  <w:style w:type="character" w:customStyle="1" w:styleId="ObjetducommentaireCar">
    <w:name w:val="Objet du commentaire Car"/>
    <w:basedOn w:val="CommentaireCar"/>
    <w:link w:val="Objetducommentaire"/>
    <w:uiPriority w:val="99"/>
    <w:semiHidden/>
    <w:rsid w:val="00EC065D"/>
    <w:rPr>
      <w:rFonts w:ascii="Times New Roman" w:hAnsi="Times New Roman"/>
      <w:b/>
      <w:bCs/>
      <w:sz w:val="20"/>
      <w:szCs w:val="20"/>
    </w:rPr>
  </w:style>
  <w:style w:type="paragraph" w:styleId="Rvision">
    <w:name w:val="Revision"/>
    <w:hidden/>
    <w:uiPriority w:val="99"/>
    <w:semiHidden/>
    <w:rsid w:val="00EC065D"/>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4335</Words>
  <Characters>24712</Characters>
  <Application>Microsoft Office Word</Application>
  <DocSecurity>0</DocSecurity>
  <Lines>205</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Namuhanda, Jessica (FAOCD)</cp:lastModifiedBy>
  <cp:revision>2</cp:revision>
  <dcterms:created xsi:type="dcterms:W3CDTF">2026-08-14T15:56:00Z</dcterms:created>
  <dcterms:modified xsi:type="dcterms:W3CDTF">2026-08-14T15:56:00Z</dcterms:modified>
  <cp:category/>
</cp:coreProperties>
</file>